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9452" w14:textId="77777777" w:rsidR="001E1B4B" w:rsidRDefault="001E1B4B">
      <w:pPr>
        <w:rPr>
          <w:rFonts w:ascii="Avenir" w:hAnsi="Avenir"/>
          <w:color w:val="374151"/>
          <w:sz w:val="27"/>
          <w:szCs w:val="27"/>
          <w:shd w:val="clear" w:color="auto" w:fill="FFFFFF"/>
        </w:rPr>
      </w:pPr>
      <w:r>
        <w:rPr>
          <w:rFonts w:ascii="Avenir" w:hAnsi="Avenir"/>
          <w:color w:val="374151"/>
          <w:sz w:val="27"/>
          <w:szCs w:val="27"/>
          <w:shd w:val="clear" w:color="auto" w:fill="FFFFFF"/>
        </w:rPr>
        <w:t xml:space="preserve">Dear Jennifer, </w:t>
      </w:r>
    </w:p>
    <w:p w14:paraId="0EDD3AAB" w14:textId="77777777" w:rsidR="001E1B4B" w:rsidRDefault="001E1B4B">
      <w:pPr>
        <w:rPr>
          <w:ins w:id="0" w:author="Luda K" w:date="2026-05-10T09:48:00Z" w16du:dateUtc="2026-05-10T13:48:00Z"/>
          <w:rFonts w:ascii="Avenir" w:hAnsi="Avenir"/>
          <w:color w:val="374151"/>
          <w:sz w:val="27"/>
          <w:szCs w:val="27"/>
          <w:shd w:val="clear" w:color="auto" w:fill="FFFFFF"/>
        </w:rPr>
      </w:pPr>
      <w:r>
        <w:rPr>
          <w:rFonts w:ascii="Avenir" w:hAnsi="Avenir"/>
          <w:color w:val="374151"/>
          <w:sz w:val="27"/>
          <w:szCs w:val="27"/>
          <w:shd w:val="clear" w:color="auto" w:fill="FFFFFF"/>
        </w:rPr>
        <w:t xml:space="preserve">Embarking on a journey from a Communications Consultant to an AI Content Editor is an exciting transition that leverages your extensive experience in corporate communications. Your ability to distill complex topics into clear, impactful messaging is a valuable asset that will serve you well in your target role. With over nine years of experience, you have already demonstrated a keen understanding of strategic communication, which is crucial in the evolving landscape of AI content creation. Your current exposure to AI, particularly in ethical AI governance and generative AI adoption, provides a solid foundation as you pivot towards a more specialized role in AI content editing. </w:t>
      </w:r>
    </w:p>
    <w:p w14:paraId="17905363" w14:textId="2D49CFC7" w:rsidR="001E1B4B" w:rsidRDefault="001E1B4B">
      <w:pPr>
        <w:rPr>
          <w:ins w:id="1" w:author="Luda K" w:date="2026-05-10T09:55:00Z" w16du:dateUtc="2026-05-10T13:55:00Z"/>
          <w:rFonts w:ascii="Avenir" w:hAnsi="Avenir"/>
          <w:color w:val="374151"/>
          <w:sz w:val="27"/>
          <w:szCs w:val="27"/>
          <w:shd w:val="clear" w:color="auto" w:fill="FFFFFF"/>
        </w:rPr>
      </w:pPr>
      <w:del w:id="2" w:author="Luda K" w:date="2026-05-10T09:49:00Z" w16du:dateUtc="2026-05-10T13:49:00Z">
        <w:r w:rsidDel="001E1B4B">
          <w:rPr>
            <w:rFonts w:ascii="Avenir" w:hAnsi="Avenir"/>
            <w:color w:val="374151"/>
            <w:sz w:val="27"/>
            <w:szCs w:val="27"/>
            <w:shd w:val="clear" w:color="auto" w:fill="FFFFFF"/>
          </w:rPr>
          <w:delText xml:space="preserve">Although your current fit score is 13%, this represents a promising starting point, highlighting your potential to grow and excel in this new domain. </w:delText>
        </w:r>
      </w:del>
      <w:r>
        <w:rPr>
          <w:rFonts w:ascii="Avenir" w:hAnsi="Avenir"/>
          <w:color w:val="374151"/>
          <w:sz w:val="27"/>
          <w:szCs w:val="27"/>
          <w:shd w:val="clear" w:color="auto" w:fill="FFFFFF"/>
        </w:rPr>
        <w:t>The skills gap</w:t>
      </w:r>
      <w:ins w:id="3" w:author="Luda K" w:date="2026-05-10T09:53:00Z" w16du:dateUtc="2026-05-10T13:53:00Z">
        <w:r>
          <w:rPr>
            <w:rFonts w:ascii="Avenir" w:hAnsi="Avenir"/>
            <w:color w:val="374151"/>
            <w:sz w:val="27"/>
            <w:szCs w:val="27"/>
            <w:shd w:val="clear" w:color="auto" w:fill="FFFFFF"/>
          </w:rPr>
          <w:t xml:space="preserve"> analysis</w:t>
        </w:r>
      </w:ins>
      <w:r>
        <w:rPr>
          <w:rFonts w:ascii="Avenir" w:hAnsi="Avenir"/>
          <w:color w:val="374151"/>
          <w:sz w:val="27"/>
          <w:szCs w:val="27"/>
          <w:shd w:val="clear" w:color="auto" w:fill="FFFFFF"/>
        </w:rPr>
        <w:t xml:space="preserve"> identified </w:t>
      </w:r>
      <w:del w:id="4" w:author="Luda K" w:date="2026-05-10T09:50:00Z" w16du:dateUtc="2026-05-10T13:50:00Z">
        <w:r w:rsidDel="001E1B4B">
          <w:rPr>
            <w:rFonts w:ascii="Avenir" w:hAnsi="Avenir"/>
            <w:color w:val="374151"/>
            <w:sz w:val="27"/>
            <w:szCs w:val="27"/>
            <w:shd w:val="clear" w:color="auto" w:fill="FFFFFF"/>
          </w:rPr>
          <w:delText xml:space="preserve">includes </w:delText>
        </w:r>
      </w:del>
      <w:r>
        <w:rPr>
          <w:rFonts w:ascii="Avenir" w:hAnsi="Avenir"/>
          <w:color w:val="374151"/>
          <w:sz w:val="27"/>
          <w:szCs w:val="27"/>
          <w:shd w:val="clear" w:color="auto" w:fill="FFFFFF"/>
        </w:rPr>
        <w:t>eight key areas that are essential for your target role</w:t>
      </w:r>
      <w:ins w:id="5" w:author="Luda K" w:date="2026-05-10T09:53:00Z" w16du:dateUtc="2026-05-10T13:53:00Z">
        <w:r>
          <w:rPr>
            <w:rFonts w:ascii="Avenir" w:hAnsi="Avenir"/>
            <w:color w:val="374151"/>
            <w:sz w:val="27"/>
            <w:szCs w:val="27"/>
            <w:shd w:val="clear" w:color="auto" w:fill="FFFFFF"/>
          </w:rPr>
          <w:t>.</w:t>
        </w:r>
      </w:ins>
      <w:ins w:id="6" w:author="Luda K" w:date="2026-05-10T09:50:00Z" w16du:dateUtc="2026-05-10T13:50:00Z">
        <w:r>
          <w:rPr>
            <w:rFonts w:ascii="Avenir" w:hAnsi="Avenir"/>
            <w:color w:val="374151"/>
            <w:sz w:val="27"/>
            <w:szCs w:val="27"/>
            <w:shd w:val="clear" w:color="auto" w:fill="FFFFFF"/>
          </w:rPr>
          <w:t xml:space="preserve"> </w:t>
        </w:r>
      </w:ins>
      <w:ins w:id="7" w:author="Luda K" w:date="2026-05-10T09:53:00Z" w16du:dateUtc="2026-05-10T13:53:00Z">
        <w:r>
          <w:rPr>
            <w:rFonts w:ascii="Avenir" w:hAnsi="Avenir"/>
            <w:color w:val="374151"/>
            <w:sz w:val="27"/>
            <w:szCs w:val="27"/>
            <w:shd w:val="clear" w:color="auto" w:fill="FFFFFF"/>
          </w:rPr>
          <w:t xml:space="preserve">We </w:t>
        </w:r>
      </w:ins>
      <w:ins w:id="8" w:author="Luda K" w:date="2026-05-10T09:50:00Z" w16du:dateUtc="2026-05-10T13:50:00Z">
        <w:r>
          <w:rPr>
            <w:rFonts w:ascii="Avenir" w:hAnsi="Avenir"/>
            <w:color w:val="374151"/>
            <w:sz w:val="27"/>
            <w:szCs w:val="27"/>
            <w:shd w:val="clear" w:color="auto" w:fill="FFFFFF"/>
          </w:rPr>
          <w:t>prioritized</w:t>
        </w:r>
      </w:ins>
      <w:ins w:id="9" w:author="Luda K" w:date="2026-05-10T09:51:00Z" w16du:dateUtc="2026-05-10T13:51:00Z">
        <w:r>
          <w:rPr>
            <w:rFonts w:ascii="Avenir" w:hAnsi="Avenir"/>
            <w:color w:val="374151"/>
            <w:sz w:val="27"/>
            <w:szCs w:val="27"/>
            <w:shd w:val="clear" w:color="auto" w:fill="FFFFFF"/>
          </w:rPr>
          <w:t xml:space="preserve"> </w:t>
        </w:r>
      </w:ins>
      <w:ins w:id="10" w:author="Luda K" w:date="2026-05-10T09:53:00Z" w16du:dateUtc="2026-05-10T13:53:00Z">
        <w:r>
          <w:rPr>
            <w:rFonts w:ascii="Avenir" w:hAnsi="Avenir"/>
            <w:color w:val="374151"/>
            <w:sz w:val="27"/>
            <w:szCs w:val="27"/>
            <w:shd w:val="clear" w:color="auto" w:fill="FFFFFF"/>
          </w:rPr>
          <w:t xml:space="preserve">these skills </w:t>
        </w:r>
      </w:ins>
      <w:ins w:id="11" w:author="Luda K" w:date="2026-05-10T09:51:00Z" w16du:dateUtc="2026-05-10T13:51:00Z">
        <w:r>
          <w:rPr>
            <w:rFonts w:ascii="Avenir" w:hAnsi="Avenir"/>
            <w:color w:val="374151"/>
            <w:sz w:val="27"/>
            <w:szCs w:val="27"/>
            <w:shd w:val="clear" w:color="auto" w:fill="FFFFFF"/>
          </w:rPr>
          <w:t>by criticality</w:t>
        </w:r>
      </w:ins>
      <w:ins w:id="12" w:author="Luda K" w:date="2026-05-10T09:53:00Z" w16du:dateUtc="2026-05-10T13:53:00Z">
        <w:r>
          <w:rPr>
            <w:rFonts w:ascii="Avenir" w:hAnsi="Avenir"/>
            <w:color w:val="374151"/>
            <w:sz w:val="27"/>
            <w:szCs w:val="27"/>
            <w:shd w:val="clear" w:color="auto" w:fill="FFFFFF"/>
          </w:rPr>
          <w:t xml:space="preserve"> and suggested</w:t>
        </w:r>
      </w:ins>
      <w:ins w:id="13" w:author="Luda K" w:date="2026-05-10T09:51:00Z" w16du:dateUtc="2026-05-10T13:51:00Z">
        <w:r>
          <w:rPr>
            <w:rFonts w:ascii="Avenir" w:hAnsi="Avenir"/>
            <w:color w:val="374151"/>
            <w:sz w:val="27"/>
            <w:szCs w:val="27"/>
            <w:shd w:val="clear" w:color="auto" w:fill="FFFFFF"/>
          </w:rPr>
          <w:t xml:space="preserve"> five</w:t>
        </w:r>
      </w:ins>
      <w:ins w:id="14" w:author="Luda K" w:date="2026-05-10T09:52:00Z" w16du:dateUtc="2026-05-10T13:52:00Z">
        <w:r>
          <w:rPr>
            <w:rFonts w:ascii="Avenir" w:hAnsi="Avenir"/>
            <w:color w:val="374151"/>
            <w:sz w:val="27"/>
            <w:szCs w:val="27"/>
            <w:shd w:val="clear" w:color="auto" w:fill="FFFFFF"/>
          </w:rPr>
          <w:t xml:space="preserve"> </w:t>
        </w:r>
      </w:ins>
      <w:ins w:id="15" w:author="Luda K" w:date="2026-05-10T09:53:00Z" w16du:dateUtc="2026-05-10T13:53:00Z">
        <w:r>
          <w:rPr>
            <w:rFonts w:ascii="Avenir" w:hAnsi="Avenir"/>
            <w:color w:val="374151"/>
            <w:sz w:val="27"/>
            <w:szCs w:val="27"/>
            <w:shd w:val="clear" w:color="auto" w:fill="FFFFFF"/>
          </w:rPr>
          <w:t xml:space="preserve">skills to focus on </w:t>
        </w:r>
      </w:ins>
      <w:ins w:id="16" w:author="Luda K" w:date="2026-05-10T09:51:00Z" w16du:dateUtc="2026-05-10T13:51:00Z">
        <w:r>
          <w:rPr>
            <w:rFonts w:ascii="Avenir" w:hAnsi="Avenir"/>
            <w:color w:val="374151"/>
            <w:sz w:val="27"/>
            <w:szCs w:val="27"/>
            <w:shd w:val="clear" w:color="auto" w:fill="FFFFFF"/>
          </w:rPr>
          <w:t xml:space="preserve">in </w:t>
        </w:r>
      </w:ins>
      <w:ins w:id="17" w:author="Luda K" w:date="2026-05-10T09:55:00Z" w16du:dateUtc="2026-05-10T13:55:00Z">
        <w:r>
          <w:rPr>
            <w:rFonts w:ascii="Avenir" w:hAnsi="Avenir"/>
            <w:color w:val="374151"/>
            <w:sz w:val="27"/>
            <w:szCs w:val="27"/>
            <w:shd w:val="clear" w:color="auto" w:fill="FFFFFF"/>
          </w:rPr>
          <w:t>your</w:t>
        </w:r>
      </w:ins>
      <w:ins w:id="18" w:author="Luda K" w:date="2026-05-10T09:51:00Z" w16du:dateUtc="2026-05-10T13:51:00Z">
        <w:r>
          <w:rPr>
            <w:rFonts w:ascii="Avenir" w:hAnsi="Avenir"/>
            <w:color w:val="374151"/>
            <w:sz w:val="27"/>
            <w:szCs w:val="27"/>
            <w:shd w:val="clear" w:color="auto" w:fill="FFFFFF"/>
          </w:rPr>
          <w:t xml:space="preserve"> personalized</w:t>
        </w:r>
      </w:ins>
      <w:ins w:id="19" w:author="Luda K" w:date="2026-05-10T09:52:00Z" w16du:dateUtc="2026-05-10T13:52:00Z">
        <w:r>
          <w:rPr>
            <w:rFonts w:ascii="Avenir" w:hAnsi="Avenir"/>
            <w:color w:val="374151"/>
            <w:sz w:val="27"/>
            <w:szCs w:val="27"/>
            <w:shd w:val="clear" w:color="auto" w:fill="FFFFFF"/>
          </w:rPr>
          <w:t xml:space="preserve"> learning path. </w:t>
        </w:r>
      </w:ins>
    </w:p>
    <w:p w14:paraId="4D404857" w14:textId="06627D6A" w:rsidR="00461133" w:rsidRDefault="001E1B4B">
      <w:pPr>
        <w:rPr>
          <w:ins w:id="20" w:author="Luda K" w:date="2026-05-10T09:58:00Z" w16du:dateUtc="2026-05-10T13:58:00Z"/>
          <w:rFonts w:ascii="Avenir" w:hAnsi="Avenir"/>
          <w:color w:val="374151"/>
          <w:sz w:val="27"/>
          <w:szCs w:val="27"/>
          <w:shd w:val="clear" w:color="auto" w:fill="FFFFFF"/>
        </w:rPr>
      </w:pPr>
      <w:ins w:id="21" w:author="Luda K" w:date="2026-05-10T09:56:00Z" w16du:dateUtc="2026-05-10T13:56:00Z">
        <w:r>
          <w:rPr>
            <w:rFonts w:ascii="Avenir" w:hAnsi="Avenir"/>
            <w:color w:val="374151"/>
            <w:sz w:val="27"/>
            <w:szCs w:val="27"/>
            <w:shd w:val="clear" w:color="auto" w:fill="FFFFFF"/>
          </w:rPr>
          <w:t>This page captures decision</w:t>
        </w:r>
      </w:ins>
      <w:ins w:id="22" w:author="Luda K" w:date="2026-05-10T09:57:00Z" w16du:dateUtc="2026-05-10T13:57:00Z">
        <w:r w:rsidR="00461133">
          <w:rPr>
            <w:rFonts w:ascii="Avenir" w:hAnsi="Avenir"/>
            <w:color w:val="374151"/>
            <w:sz w:val="27"/>
            <w:szCs w:val="27"/>
            <w:shd w:val="clear" w:color="auto" w:fill="FFFFFF"/>
          </w:rPr>
          <w:t>s</w:t>
        </w:r>
      </w:ins>
      <w:ins w:id="23" w:author="Luda K" w:date="2026-05-10T09:56:00Z" w16du:dateUtc="2026-05-10T13:56:00Z">
        <w:r>
          <w:rPr>
            <w:rFonts w:ascii="Avenir" w:hAnsi="Avenir"/>
            <w:color w:val="374151"/>
            <w:sz w:val="27"/>
            <w:szCs w:val="27"/>
            <w:shd w:val="clear" w:color="auto" w:fill="FFFFFF"/>
          </w:rPr>
          <w:t xml:space="preserve"> that you made </w:t>
        </w:r>
      </w:ins>
      <w:ins w:id="24" w:author="Luda K" w:date="2026-05-10T09:57:00Z" w16du:dateUtc="2026-05-10T13:57:00Z">
        <w:r w:rsidR="00461133">
          <w:rPr>
            <w:rFonts w:ascii="Avenir" w:hAnsi="Avenir"/>
            <w:color w:val="374151"/>
            <w:sz w:val="27"/>
            <w:szCs w:val="27"/>
            <w:shd w:val="clear" w:color="auto" w:fill="FFFFFF"/>
          </w:rPr>
          <w:t xml:space="preserve">so far </w:t>
        </w:r>
      </w:ins>
      <w:ins w:id="25" w:author="Luda K" w:date="2026-05-10T09:56:00Z" w16du:dateUtc="2026-05-10T13:56:00Z">
        <w:r>
          <w:rPr>
            <w:rFonts w:ascii="Avenir" w:hAnsi="Avenir"/>
            <w:color w:val="374151"/>
            <w:sz w:val="27"/>
            <w:szCs w:val="27"/>
            <w:shd w:val="clear" w:color="auto" w:fill="FFFFFF"/>
          </w:rPr>
          <w:t xml:space="preserve">about which skills to work </w:t>
        </w:r>
      </w:ins>
      <w:ins w:id="26" w:author="Luda K" w:date="2026-05-10T09:57:00Z" w16du:dateUtc="2026-05-10T13:57:00Z">
        <w:r>
          <w:rPr>
            <w:rFonts w:ascii="Avenir" w:hAnsi="Avenir"/>
            <w:color w:val="374151"/>
            <w:sz w:val="27"/>
            <w:szCs w:val="27"/>
            <w:shd w:val="clear" w:color="auto" w:fill="FFFFFF"/>
          </w:rPr>
          <w:t xml:space="preserve">on and the proficiency levels that you attributed to the skills. </w:t>
        </w:r>
      </w:ins>
      <w:ins w:id="27" w:author="Luda K" w:date="2026-05-10T09:58:00Z" w16du:dateUtc="2026-05-10T13:58:00Z">
        <w:r w:rsidR="00461133">
          <w:rPr>
            <w:rFonts w:ascii="Avenir" w:hAnsi="Avenir"/>
            <w:color w:val="374151"/>
            <w:sz w:val="27"/>
            <w:szCs w:val="27"/>
            <w:shd w:val="clear" w:color="auto" w:fill="FFFFFF"/>
          </w:rPr>
          <w:t xml:space="preserve">You can change them by </w:t>
        </w:r>
      </w:ins>
      <w:ins w:id="28" w:author="Luda K" w:date="2026-05-10T10:20:00Z" w16du:dateUtc="2026-05-10T14:20:00Z">
        <w:r w:rsidR="00461133">
          <w:rPr>
            <w:rFonts w:ascii="Avenir" w:hAnsi="Avenir"/>
            <w:color w:val="374151"/>
            <w:sz w:val="27"/>
            <w:szCs w:val="27"/>
            <w:shd w:val="clear" w:color="auto" w:fill="FFFFFF"/>
          </w:rPr>
          <w:t>c</w:t>
        </w:r>
        <w:r w:rsidR="00A90C15">
          <w:rPr>
            <w:rFonts w:ascii="Avenir" w:hAnsi="Avenir"/>
            <w:color w:val="374151"/>
            <w:sz w:val="27"/>
            <w:szCs w:val="27"/>
            <w:shd w:val="clear" w:color="auto" w:fill="FFFFFF"/>
          </w:rPr>
          <w:t>licking the Adjust Selections button at the end of the page.</w:t>
        </w:r>
      </w:ins>
    </w:p>
    <w:p w14:paraId="40009A8F" w14:textId="52E6A928" w:rsidR="005533EE" w:rsidRDefault="001E1B4B">
      <w:del w:id="29" w:author="Luda K" w:date="2026-05-10T09:52:00Z" w16du:dateUtc="2026-05-10T13:52:00Z">
        <w:r w:rsidDel="001E1B4B">
          <w:rPr>
            <w:rFonts w:ascii="Avenir" w:hAnsi="Avenir"/>
            <w:color w:val="374151"/>
            <w:sz w:val="27"/>
            <w:szCs w:val="27"/>
            <w:shd w:val="clear" w:color="auto" w:fill="FFFFFF"/>
          </w:rPr>
          <w:delText xml:space="preserve">. </w:delText>
        </w:r>
      </w:del>
      <w:del w:id="30" w:author="Luda K" w:date="2026-05-10T09:58:00Z" w16du:dateUtc="2026-05-10T13:58:00Z">
        <w:r w:rsidDel="00461133">
          <w:rPr>
            <w:rFonts w:ascii="Avenir" w:hAnsi="Avenir"/>
            <w:color w:val="374151"/>
            <w:sz w:val="27"/>
            <w:szCs w:val="27"/>
            <w:shd w:val="clear" w:color="auto" w:fill="FFFFFF"/>
          </w:rPr>
          <w:delText xml:space="preserve">These areas are addressed comprehensively in your personalized learning path, which spans five chapters across D.CTIC, D.PRM, and D.GOV. Each chapter is designed to build your proficiency in AI content editing, ensuring you acquire the necessary skills to bridge the gap effectively. As you progress through this learning path, you will not only enhance your technical capabilities but also refine your strategic insights, positioning you as a leader in the field of AI content creation. Your dedication to professional growth and your strategic mindset will undoubtedly propel you towards success in your new role. Embrace this opportunity with confidence, knowing that you are on </w:delText>
        </w:r>
        <w:r w:rsidDel="00461133">
          <w:rPr>
            <w:rFonts w:ascii="Avenir" w:hAnsi="Avenir"/>
            <w:color w:val="374151"/>
            <w:sz w:val="27"/>
            <w:szCs w:val="27"/>
            <w:shd w:val="clear" w:color="auto" w:fill="FFFFFF"/>
          </w:rPr>
          <w:lastRenderedPageBreak/>
          <w:delText>a path to achieving your career aspirations. Your journey is just beginning, and the future holds great promise for your career in AI content editing.</w:delText>
        </w:r>
      </w:del>
    </w:p>
    <w:sectPr w:rsidR="00553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w:panose1 w:val="02000503020000020003"/>
    <w:charset w:val="4D"/>
    <w:family w:val="swiss"/>
    <w:pitch w:val="variable"/>
    <w:sig w:usb0="800000AF" w:usb1="5000204A" w:usb2="00000000" w:usb3="00000000" w:csb0="0000009B"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da K">
    <w15:presenceInfo w15:providerId="Windows Live" w15:userId="d602173a0e3103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B4B"/>
    <w:rsid w:val="001E1B4B"/>
    <w:rsid w:val="00461133"/>
    <w:rsid w:val="00550B28"/>
    <w:rsid w:val="005533EE"/>
    <w:rsid w:val="00762ED7"/>
    <w:rsid w:val="00A90C15"/>
    <w:rsid w:val="00E23A58"/>
    <w:rsid w:val="00EA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7583C"/>
  <w15:chartTrackingRefBased/>
  <w15:docId w15:val="{407769E7-F2B0-2245-8F5E-31F15F274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1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B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B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B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B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1B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B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B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B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B4B"/>
    <w:rPr>
      <w:rFonts w:eastAsiaTheme="majorEastAsia" w:cstheme="majorBidi"/>
      <w:color w:val="272727" w:themeColor="text1" w:themeTint="D8"/>
    </w:rPr>
  </w:style>
  <w:style w:type="paragraph" w:styleId="Title">
    <w:name w:val="Title"/>
    <w:basedOn w:val="Normal"/>
    <w:next w:val="Normal"/>
    <w:link w:val="TitleChar"/>
    <w:uiPriority w:val="10"/>
    <w:qFormat/>
    <w:rsid w:val="001E1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B4B"/>
    <w:pPr>
      <w:spacing w:before="160"/>
      <w:jc w:val="center"/>
    </w:pPr>
    <w:rPr>
      <w:i/>
      <w:iCs/>
      <w:color w:val="404040" w:themeColor="text1" w:themeTint="BF"/>
    </w:rPr>
  </w:style>
  <w:style w:type="character" w:customStyle="1" w:styleId="QuoteChar">
    <w:name w:val="Quote Char"/>
    <w:basedOn w:val="DefaultParagraphFont"/>
    <w:link w:val="Quote"/>
    <w:uiPriority w:val="29"/>
    <w:rsid w:val="001E1B4B"/>
    <w:rPr>
      <w:i/>
      <w:iCs/>
      <w:color w:val="404040" w:themeColor="text1" w:themeTint="BF"/>
    </w:rPr>
  </w:style>
  <w:style w:type="paragraph" w:styleId="ListParagraph">
    <w:name w:val="List Paragraph"/>
    <w:basedOn w:val="Normal"/>
    <w:uiPriority w:val="34"/>
    <w:qFormat/>
    <w:rsid w:val="001E1B4B"/>
    <w:pPr>
      <w:ind w:left="720"/>
      <w:contextualSpacing/>
    </w:pPr>
  </w:style>
  <w:style w:type="character" w:styleId="IntenseEmphasis">
    <w:name w:val="Intense Emphasis"/>
    <w:basedOn w:val="DefaultParagraphFont"/>
    <w:uiPriority w:val="21"/>
    <w:qFormat/>
    <w:rsid w:val="001E1B4B"/>
    <w:rPr>
      <w:i/>
      <w:iCs/>
      <w:color w:val="2F5496" w:themeColor="accent1" w:themeShade="BF"/>
    </w:rPr>
  </w:style>
  <w:style w:type="paragraph" w:styleId="IntenseQuote">
    <w:name w:val="Intense Quote"/>
    <w:basedOn w:val="Normal"/>
    <w:next w:val="Normal"/>
    <w:link w:val="IntenseQuoteChar"/>
    <w:uiPriority w:val="30"/>
    <w:qFormat/>
    <w:rsid w:val="001E1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B4B"/>
    <w:rPr>
      <w:i/>
      <w:iCs/>
      <w:color w:val="2F5496" w:themeColor="accent1" w:themeShade="BF"/>
    </w:rPr>
  </w:style>
  <w:style w:type="character" w:styleId="IntenseReference">
    <w:name w:val="Intense Reference"/>
    <w:basedOn w:val="DefaultParagraphFont"/>
    <w:uiPriority w:val="32"/>
    <w:qFormat/>
    <w:rsid w:val="001E1B4B"/>
    <w:rPr>
      <w:b/>
      <w:bCs/>
      <w:smallCaps/>
      <w:color w:val="2F5496" w:themeColor="accent1" w:themeShade="BF"/>
      <w:spacing w:val="5"/>
    </w:rPr>
  </w:style>
  <w:style w:type="paragraph" w:styleId="Revision">
    <w:name w:val="Revision"/>
    <w:hidden/>
    <w:uiPriority w:val="99"/>
    <w:semiHidden/>
    <w:rsid w:val="001E1B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Luda K</dc:creator>
  <cp:keywords/>
  <dc:description/>
  <cp:lastModifiedBy>Luda K</cp:lastModifiedBy>
  <cp:revision>1</cp:revision>
  <dcterms:created xsi:type="dcterms:W3CDTF">2026-05-10T13:47:00Z</dcterms:created>
  <dcterms:modified xsi:type="dcterms:W3CDTF">2026-05-10T14:21:00Z</dcterms:modified>
</cp:coreProperties>
</file>