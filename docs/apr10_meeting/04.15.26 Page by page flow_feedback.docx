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33EE" w:rsidRDefault="000C0878">
      <w:r>
        <w:t xml:space="preserve">Page by page </w:t>
      </w:r>
      <w:r w:rsidR="00B401AF">
        <w:t>– streamlining the flow</w:t>
      </w:r>
    </w:p>
    <w:p w:rsidR="000C0878" w:rsidRDefault="000C0878">
      <w:r>
        <w:t>Page 1</w:t>
      </w:r>
    </w:p>
    <w:p w:rsidR="000C0878" w:rsidRDefault="000C0878" w:rsidP="000C0878">
      <w:pPr>
        <w:pStyle w:val="ListParagraph"/>
        <w:numPr>
          <w:ilvl w:val="0"/>
          <w:numId w:val="1"/>
        </w:numPr>
      </w:pPr>
      <w:r>
        <w:t xml:space="preserve">Remove sections ‘How </w:t>
      </w:r>
      <w:proofErr w:type="gramStart"/>
      <w:r>
        <w:t>it</w:t>
      </w:r>
      <w:proofErr w:type="gramEnd"/>
      <w:r>
        <w:t xml:space="preserve"> works’ and “ready to start you journey?’</w:t>
      </w:r>
    </w:p>
    <w:p w:rsidR="000C0878" w:rsidRDefault="000C0878" w:rsidP="000C0878">
      <w:pPr>
        <w:pStyle w:val="ListParagraph"/>
        <w:numPr>
          <w:ilvl w:val="0"/>
          <w:numId w:val="1"/>
        </w:numPr>
      </w:pPr>
      <w:r>
        <w:t>The remaining sections should fit on one page</w:t>
      </w:r>
    </w:p>
    <w:p w:rsidR="000C0878" w:rsidRDefault="000C0878" w:rsidP="000C0878">
      <w:r>
        <w:t>Page 2</w:t>
      </w:r>
    </w:p>
    <w:p w:rsidR="000C0878" w:rsidRDefault="000C0878" w:rsidP="000C0878">
      <w:pPr>
        <w:pStyle w:val="ListParagraph"/>
        <w:numPr>
          <w:ilvl w:val="0"/>
          <w:numId w:val="2"/>
        </w:numPr>
      </w:pPr>
      <w:r>
        <w:t xml:space="preserve">This is the first page the user sees. Let’s change the language for an individual user who can create many profiles. </w:t>
      </w:r>
    </w:p>
    <w:p w:rsidR="000C0878" w:rsidRPr="00334759" w:rsidRDefault="000C0878" w:rsidP="000C0878">
      <w:pPr>
        <w:pStyle w:val="ListParagraph"/>
        <w:numPr>
          <w:ilvl w:val="0"/>
          <w:numId w:val="2"/>
        </w:numPr>
        <w:rPr>
          <w:ins w:id="0" w:author="Luda K" w:date="2026-04-15T12:58:00Z" w16du:dateUtc="2026-04-15T16:58:00Z"/>
          <w:rPrChange w:id="1" w:author="Luda K" w:date="2026-04-15T12:58:00Z" w16du:dateUtc="2026-04-15T16:58:00Z">
            <w:rPr>
              <w:ins w:id="2" w:author="Luda K" w:date="2026-04-15T12:58:00Z" w16du:dateUtc="2026-04-15T16:58:00Z"/>
              <w:rFonts w:ascii="Avenir" w:hAnsi="Avenir"/>
              <w:color w:val="4B5563"/>
              <w:sz w:val="27"/>
              <w:szCs w:val="27"/>
              <w:shd w:val="clear" w:color="auto" w:fill="F9FAFB"/>
            </w:rPr>
          </w:rPrChange>
        </w:rPr>
      </w:pPr>
      <w:r>
        <w:t>Change “</w:t>
      </w:r>
      <w:r>
        <w:rPr>
          <w:rFonts w:ascii="Avenir" w:hAnsi="Avenir"/>
          <w:color w:val="4B5563"/>
          <w:sz w:val="27"/>
          <w:szCs w:val="27"/>
          <w:shd w:val="clear" w:color="auto" w:fill="F9FAFB"/>
        </w:rPr>
        <w:t xml:space="preserve">Create and </w:t>
      </w:r>
      <w:proofErr w:type="spellStart"/>
      <w:r>
        <w:rPr>
          <w:rFonts w:ascii="Avenir" w:hAnsi="Avenir"/>
          <w:color w:val="4B5563"/>
          <w:sz w:val="27"/>
          <w:szCs w:val="27"/>
          <w:shd w:val="clear" w:color="auto" w:fill="F9FAFB"/>
        </w:rPr>
        <w:t>manage</w:t>
      </w:r>
      <w:del w:id="3" w:author="Luda K" w:date="2026-04-15T12:57:00Z" w16du:dateUtc="2026-04-15T16:57:00Z">
        <w:r w:rsidDel="000C0878">
          <w:rPr>
            <w:rFonts w:ascii="Avenir" w:hAnsi="Avenir"/>
            <w:color w:val="4B5563"/>
            <w:sz w:val="27"/>
            <w:szCs w:val="27"/>
            <w:shd w:val="clear" w:color="auto" w:fill="F9FAFB"/>
          </w:rPr>
          <w:delText xml:space="preserve"> learner </w:delText>
        </w:r>
      </w:del>
      <w:ins w:id="4" w:author="Luda K" w:date="2026-04-15T12:57:00Z" w16du:dateUtc="2026-04-15T16:57:00Z">
        <w:r>
          <w:rPr>
            <w:rFonts w:ascii="Avenir" w:hAnsi="Avenir"/>
            <w:color w:val="4B5563"/>
            <w:sz w:val="27"/>
            <w:szCs w:val="27"/>
            <w:shd w:val="clear" w:color="auto" w:fill="F9FAFB"/>
          </w:rPr>
          <w:t>your</w:t>
        </w:r>
        <w:proofErr w:type="spellEnd"/>
        <w:r>
          <w:rPr>
            <w:rFonts w:ascii="Avenir" w:hAnsi="Avenir"/>
            <w:color w:val="4B5563"/>
            <w:sz w:val="27"/>
            <w:szCs w:val="27"/>
            <w:shd w:val="clear" w:color="auto" w:fill="F9FAFB"/>
          </w:rPr>
          <w:t xml:space="preserve"> </w:t>
        </w:r>
      </w:ins>
      <w:r>
        <w:rPr>
          <w:rFonts w:ascii="Avenir" w:hAnsi="Avenir"/>
          <w:color w:val="4B5563"/>
          <w:sz w:val="27"/>
          <w:szCs w:val="27"/>
          <w:shd w:val="clear" w:color="auto" w:fill="F9FAFB"/>
        </w:rPr>
        <w:t>profiles. Each profile tracks skills, learning paths, and progress.</w:t>
      </w:r>
      <w:ins w:id="5" w:author="Luda K" w:date="2026-04-15T12:58:00Z" w16du:dateUtc="2026-04-15T16:58:00Z">
        <w:r w:rsidR="00334759">
          <w:rPr>
            <w:rFonts w:ascii="Avenir" w:hAnsi="Avenir"/>
            <w:color w:val="4B5563"/>
            <w:sz w:val="27"/>
            <w:szCs w:val="27"/>
            <w:shd w:val="clear" w:color="auto" w:fill="F9FAFB"/>
          </w:rPr>
          <w:t>”</w:t>
        </w:r>
      </w:ins>
    </w:p>
    <w:p w:rsidR="00334759" w:rsidRPr="00334759" w:rsidRDefault="00334759" w:rsidP="000C0878">
      <w:pPr>
        <w:pStyle w:val="ListParagraph"/>
        <w:numPr>
          <w:ilvl w:val="0"/>
          <w:numId w:val="2"/>
        </w:numPr>
      </w:pPr>
      <w:r>
        <w:t>Remove “</w:t>
      </w:r>
      <w:r>
        <w:rPr>
          <w:rFonts w:ascii="Avenir" w:hAnsi="Avenir"/>
          <w:color w:val="6B7280"/>
          <w:sz w:val="21"/>
          <w:szCs w:val="21"/>
        </w:rPr>
        <w:t>Upload a resume or fill in manually, then paste the target job description.</w:t>
      </w:r>
      <w:r>
        <w:rPr>
          <w:rFonts w:ascii="Avenir" w:hAnsi="Avenir"/>
          <w:color w:val="6B7280"/>
          <w:sz w:val="21"/>
          <w:szCs w:val="21"/>
        </w:rPr>
        <w:t>”</w:t>
      </w:r>
    </w:p>
    <w:p w:rsidR="00334759" w:rsidRDefault="00334759" w:rsidP="00334759">
      <w:pPr>
        <w:pStyle w:val="ListParagraph"/>
        <w:numPr>
          <w:ilvl w:val="0"/>
          <w:numId w:val="2"/>
        </w:numPr>
      </w:pPr>
      <w:r>
        <w:t>On the left “</w:t>
      </w:r>
      <w:r>
        <w:t xml:space="preserve">Your Current </w:t>
      </w:r>
      <w:ins w:id="6" w:author="Luda K" w:date="2026-04-15T13:00:00Z" w16du:dateUtc="2026-04-15T17:00:00Z">
        <w:r>
          <w:t>Skills</w:t>
        </w:r>
      </w:ins>
      <w:del w:id="7" w:author="Luda K" w:date="2026-04-15T13:00:00Z" w16du:dateUtc="2026-04-15T17:00:00Z">
        <w:r w:rsidDel="00334759">
          <w:delText>Profile</w:delText>
        </w:r>
      </w:del>
    </w:p>
    <w:p w:rsidR="00334759" w:rsidRDefault="00334759" w:rsidP="00334759">
      <w:pPr>
        <w:pStyle w:val="ListParagraph"/>
      </w:pPr>
      <w:del w:id="8" w:author="Luda K" w:date="2026-04-15T13:00:00Z" w16du:dateUtc="2026-04-15T17:00:00Z">
        <w:r w:rsidDel="00334759">
          <w:delText>This information helps us estimate your starting skill level</w:delText>
        </w:r>
      </w:del>
      <w:ins w:id="9" w:author="Luda K" w:date="2026-04-15T13:00:00Z" w16du:dateUtc="2026-04-15T17:00:00Z">
        <w:r>
          <w:t>-“</w:t>
        </w:r>
      </w:ins>
      <w:r>
        <w:t>.</w:t>
      </w:r>
    </w:p>
    <w:p w:rsidR="001855FF" w:rsidRDefault="001855FF" w:rsidP="001855FF">
      <w:pPr>
        <w:pStyle w:val="ListParagraph"/>
        <w:numPr>
          <w:ilvl w:val="0"/>
          <w:numId w:val="2"/>
        </w:numPr>
      </w:pPr>
      <w:r>
        <w:t>Change ‘Detected Role’ to ‘Targeted Role’</w:t>
      </w:r>
    </w:p>
    <w:p w:rsidR="001855FF" w:rsidRDefault="001855FF" w:rsidP="001855FF">
      <w:r>
        <w:t>Page 3</w:t>
      </w:r>
    </w:p>
    <w:p w:rsidR="001855FF" w:rsidRDefault="001855FF" w:rsidP="001855FF">
      <w:pPr>
        <w:pStyle w:val="ListParagraph"/>
        <w:numPr>
          <w:ilvl w:val="0"/>
          <w:numId w:val="3"/>
        </w:numPr>
      </w:pPr>
      <w:r>
        <w:t>What do ‘#x’ represent? Is this the priority of these skills according to our rubric? If so, please show them in this order.  And on ALL future pages when we show the skills as well.</w:t>
      </w:r>
    </w:p>
    <w:p w:rsidR="001855FF" w:rsidRDefault="001855FF" w:rsidP="001855FF">
      <w:pPr>
        <w:pStyle w:val="ListParagraph"/>
        <w:numPr>
          <w:ilvl w:val="0"/>
          <w:numId w:val="3"/>
        </w:numPr>
      </w:pPr>
      <w:r>
        <w:t>Suggest removing this page – it is duplicative with Page 4</w:t>
      </w:r>
    </w:p>
    <w:p w:rsidR="001855FF" w:rsidRDefault="001855FF" w:rsidP="001855FF">
      <w:r>
        <w:t>Page 4</w:t>
      </w:r>
    </w:p>
    <w:p w:rsidR="00002A97" w:rsidRDefault="00002A97" w:rsidP="00002A97">
      <w:pPr>
        <w:pStyle w:val="ListParagraph"/>
        <w:numPr>
          <w:ilvl w:val="0"/>
          <w:numId w:val="3"/>
        </w:numPr>
      </w:pPr>
      <w:r>
        <w:t>Use this page and combine the functionality</w:t>
      </w:r>
      <w:r>
        <w:t xml:space="preserve"> with Page 3</w:t>
      </w:r>
      <w:r>
        <w:t>.</w:t>
      </w:r>
      <w:r>
        <w:t xml:space="preserve"> </w:t>
      </w:r>
    </w:p>
    <w:p w:rsidR="00002A97" w:rsidRDefault="00002A97" w:rsidP="00002A97">
      <w:pPr>
        <w:pStyle w:val="ListParagraph"/>
        <w:numPr>
          <w:ilvl w:val="0"/>
          <w:numId w:val="3"/>
        </w:numPr>
      </w:pPr>
      <w:r>
        <w:t>New text on top: “</w:t>
      </w:r>
    </w:p>
    <w:p w:rsidR="00002A97" w:rsidRDefault="00002A97" w:rsidP="00002A97">
      <w:pPr>
        <w:ind w:left="720"/>
      </w:pPr>
      <w:r>
        <w:t>Title: Top 5 Skills for the Targeted Role - Assessing Your Proficiency Level</w:t>
      </w:r>
    </w:p>
    <w:p w:rsidR="00002A97" w:rsidRDefault="00002A97" w:rsidP="00002A97">
      <w:pPr>
        <w:pStyle w:val="ListParagraph"/>
        <w:numPr>
          <w:ilvl w:val="0"/>
          <w:numId w:val="3"/>
        </w:numPr>
      </w:pPr>
      <w:r>
        <w:t xml:space="preserve">Text: We identified 8 key skills from the job description. </w:t>
      </w:r>
      <w:r>
        <w:t xml:space="preserve">Targeted </w:t>
      </w:r>
      <w:r>
        <w:t>role: AI Content Editor</w:t>
      </w:r>
    </w:p>
    <w:p w:rsidR="00002A97" w:rsidRDefault="00002A97" w:rsidP="00002A97">
      <w:pPr>
        <w:ind w:left="720"/>
      </w:pPr>
      <w:r>
        <w:t>Please rate your current proficiency.</w:t>
      </w:r>
      <w:r>
        <w:t xml:space="preserve"> </w:t>
      </w:r>
      <w:r>
        <w:t>For each skill, select the level that best describes your current ability. Hover over each level for a description.</w:t>
      </w:r>
    </w:p>
    <w:p w:rsidR="00904104" w:rsidRDefault="001855FF" w:rsidP="001855FF">
      <w:pPr>
        <w:pStyle w:val="ListParagraph"/>
        <w:numPr>
          <w:ilvl w:val="0"/>
          <w:numId w:val="3"/>
        </w:numPr>
      </w:pPr>
      <w:r>
        <w:t>Show skills in priority order</w:t>
      </w:r>
      <w:r w:rsidR="00904104">
        <w:t xml:space="preserve">. </w:t>
      </w:r>
    </w:p>
    <w:p w:rsidR="00002A97" w:rsidRDefault="00002A97" w:rsidP="001855FF">
      <w:pPr>
        <w:pStyle w:val="ListParagraph"/>
        <w:numPr>
          <w:ilvl w:val="0"/>
          <w:numId w:val="3"/>
        </w:numPr>
      </w:pPr>
      <w:r>
        <w:t xml:space="preserve">Vivek is working on better definitions for each level for EACH skill. The definitions will be in the ontology. At the moment, let’s leave as is. </w:t>
      </w:r>
    </w:p>
    <w:p w:rsidR="0051372C" w:rsidRDefault="0051372C" w:rsidP="0051372C">
      <w:r>
        <w:t>Page 4 filled out</w:t>
      </w:r>
    </w:p>
    <w:p w:rsidR="0051372C" w:rsidRDefault="0051372C" w:rsidP="0051372C">
      <w:pPr>
        <w:pStyle w:val="ListParagraph"/>
        <w:numPr>
          <w:ilvl w:val="0"/>
          <w:numId w:val="4"/>
        </w:numPr>
      </w:pPr>
      <w:r>
        <w:t xml:space="preserve">I believe that Jennifer meets target level for at least 2 skills. </w:t>
      </w:r>
    </w:p>
    <w:p w:rsidR="0051372C" w:rsidRDefault="0051372C" w:rsidP="0051372C">
      <w:pPr>
        <w:pStyle w:val="ListParagraph"/>
        <w:numPr>
          <w:ilvl w:val="0"/>
          <w:numId w:val="4"/>
        </w:numPr>
      </w:pPr>
      <w:r>
        <w:lastRenderedPageBreak/>
        <w:t xml:space="preserve">Here is the logic of how we plan to deal with it. </w:t>
      </w:r>
      <w:r w:rsidRPr="0051372C">
        <w:rPr>
          <w:highlight w:val="yellow"/>
        </w:rPr>
        <w:t>Suggestions welcome.</w:t>
      </w:r>
    </w:p>
    <w:p w:rsidR="0051372C" w:rsidRDefault="0051372C" w:rsidP="0051372C">
      <w:pPr>
        <w:pStyle w:val="ListParagraph"/>
        <w:numPr>
          <w:ilvl w:val="1"/>
          <w:numId w:val="4"/>
        </w:numPr>
      </w:pPr>
      <w:r>
        <w:t xml:space="preserve">If the level match to the </w:t>
      </w:r>
      <w:r>
        <w:t xml:space="preserve">target </w:t>
      </w:r>
      <w:r>
        <w:t xml:space="preserve">level, </w:t>
      </w:r>
      <w:r>
        <w:t xml:space="preserve">remove the skills and </w:t>
      </w:r>
      <w:r>
        <w:t xml:space="preserve">reduce the number of chapters to the remaining. </w:t>
      </w:r>
      <w:r>
        <w:br/>
        <w:t>Inform the user at the bottom of the page about this change: “Since X skills match targeted level, we will proceed with the remaining skills. If you’d like to keep matching skills, click here.” And provide a button to click.</w:t>
      </w:r>
    </w:p>
    <w:p w:rsidR="0051372C" w:rsidRDefault="0051372C" w:rsidP="0051372C">
      <w:pPr>
        <w:pStyle w:val="ListParagraph"/>
        <w:numPr>
          <w:ilvl w:val="1"/>
          <w:numId w:val="4"/>
        </w:numPr>
      </w:pPr>
      <w:r>
        <w:t xml:space="preserve">At the completion of 3 chapters, </w:t>
      </w:r>
      <w:r>
        <w:t xml:space="preserve">we will </w:t>
      </w:r>
      <w:r>
        <w:t>reprioritize and provide additional chapters</w:t>
      </w:r>
      <w:r>
        <w:t xml:space="preserve">. </w:t>
      </w:r>
    </w:p>
    <w:p w:rsidR="0051372C" w:rsidRDefault="0051372C" w:rsidP="0051372C">
      <w:pPr>
        <w:pStyle w:val="ListParagraph"/>
        <w:numPr>
          <w:ilvl w:val="1"/>
          <w:numId w:val="4"/>
        </w:numPr>
      </w:pPr>
      <w:r>
        <w:t>If the user picks all chapters at the target level, generate next 5 prioritized skills.</w:t>
      </w:r>
      <w:r>
        <w:t xml:space="preserve"> In this generation, include skills that the user just learned in their current state, and rerun the selection and prioritization again.</w:t>
      </w:r>
    </w:p>
    <w:p w:rsidR="0051372C" w:rsidRDefault="000F215D" w:rsidP="0051372C">
      <w:r>
        <w:t>Page 5</w:t>
      </w:r>
    </w:p>
    <w:p w:rsidR="000F215D" w:rsidRDefault="000F215D" w:rsidP="000F215D">
      <w:pPr>
        <w:pStyle w:val="ListParagraph"/>
        <w:numPr>
          <w:ilvl w:val="0"/>
          <w:numId w:val="6"/>
        </w:numPr>
      </w:pPr>
      <w:r>
        <w:t xml:space="preserve">A placeholder while the learning path is being generated. </w:t>
      </w:r>
    </w:p>
    <w:p w:rsidR="000F215D" w:rsidRDefault="000F215D" w:rsidP="000F215D">
      <w:pPr>
        <w:pStyle w:val="ListParagraph"/>
        <w:numPr>
          <w:ilvl w:val="0"/>
          <w:numId w:val="6"/>
        </w:numPr>
      </w:pPr>
      <w:r>
        <w:t>Change title to ‘Generating Your Learning Path’</w:t>
      </w:r>
    </w:p>
    <w:p w:rsidR="000F215D" w:rsidRDefault="000F215D" w:rsidP="000F215D">
      <w:r>
        <w:t>Page 6 – appears like duplication. suggest removing</w:t>
      </w:r>
    </w:p>
    <w:p w:rsidR="000F215D" w:rsidRDefault="000F215D" w:rsidP="000F215D">
      <w:r>
        <w:t>Page 7 – lists objectives but suggest removing for better flow</w:t>
      </w:r>
    </w:p>
    <w:p w:rsidR="000F215D" w:rsidRDefault="000F215D" w:rsidP="000F215D">
      <w:r>
        <w:t>Page 8 – not needed, suggest removing</w:t>
      </w:r>
    </w:p>
    <w:p w:rsidR="000F215D" w:rsidRDefault="000F215D" w:rsidP="000F215D">
      <w:r>
        <w:t>Page 9</w:t>
      </w:r>
    </w:p>
    <w:p w:rsidR="000F215D" w:rsidRDefault="000F215D" w:rsidP="000F215D">
      <w:pPr>
        <w:pStyle w:val="ListParagraph"/>
        <w:numPr>
          <w:ilvl w:val="0"/>
          <w:numId w:val="7"/>
        </w:numPr>
      </w:pPr>
      <w:r>
        <w:t>Jump here from Page 5</w:t>
      </w:r>
    </w:p>
    <w:p w:rsidR="00B401AF" w:rsidRDefault="00B401AF" w:rsidP="000F215D">
      <w:pPr>
        <w:pStyle w:val="ListParagraph"/>
        <w:numPr>
          <w:ilvl w:val="0"/>
          <w:numId w:val="7"/>
        </w:numPr>
      </w:pPr>
      <w:r>
        <w:t>Make sure that the chapters are listed in the order of priority selected by the rubric</w:t>
      </w:r>
    </w:p>
    <w:p w:rsidR="00B401AF" w:rsidRDefault="00B401AF" w:rsidP="000F215D">
      <w:pPr>
        <w:pStyle w:val="ListParagraph"/>
        <w:numPr>
          <w:ilvl w:val="0"/>
          <w:numId w:val="7"/>
        </w:numPr>
      </w:pPr>
      <w:r>
        <w:t xml:space="preserve">Vivek is working on 1 chapter per skill level but at this point leave as is. </w:t>
      </w:r>
    </w:p>
    <w:p w:rsidR="00002A97" w:rsidRDefault="00002A97" w:rsidP="00002A97"/>
    <w:sectPr w:rsidR="00002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0D09"/>
    <w:multiLevelType w:val="hybridMultilevel"/>
    <w:tmpl w:val="0B6C7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851B1"/>
    <w:multiLevelType w:val="hybridMultilevel"/>
    <w:tmpl w:val="87FE7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A02CD"/>
    <w:multiLevelType w:val="hybridMultilevel"/>
    <w:tmpl w:val="D310A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702ED0"/>
    <w:multiLevelType w:val="hybridMultilevel"/>
    <w:tmpl w:val="474A6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05445"/>
    <w:multiLevelType w:val="hybridMultilevel"/>
    <w:tmpl w:val="5A828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A2678"/>
    <w:multiLevelType w:val="hybridMultilevel"/>
    <w:tmpl w:val="036A7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FB19F6"/>
    <w:multiLevelType w:val="hybridMultilevel"/>
    <w:tmpl w:val="5B483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460207">
    <w:abstractNumId w:val="3"/>
  </w:num>
  <w:num w:numId="2" w16cid:durableId="37290594">
    <w:abstractNumId w:val="0"/>
  </w:num>
  <w:num w:numId="3" w16cid:durableId="605191586">
    <w:abstractNumId w:val="2"/>
  </w:num>
  <w:num w:numId="4" w16cid:durableId="731081608">
    <w:abstractNumId w:val="4"/>
  </w:num>
  <w:num w:numId="5" w16cid:durableId="328020438">
    <w:abstractNumId w:val="1"/>
  </w:num>
  <w:num w:numId="6" w16cid:durableId="188378226">
    <w:abstractNumId w:val="5"/>
  </w:num>
  <w:num w:numId="7" w16cid:durableId="1707288704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da K">
    <w15:presenceInfo w15:providerId="Windows Live" w15:userId="d602173a0e3103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878"/>
    <w:rsid w:val="00002A97"/>
    <w:rsid w:val="000C0878"/>
    <w:rsid w:val="000F215D"/>
    <w:rsid w:val="001331CF"/>
    <w:rsid w:val="001855FF"/>
    <w:rsid w:val="00334759"/>
    <w:rsid w:val="0051372C"/>
    <w:rsid w:val="00550B28"/>
    <w:rsid w:val="005533EE"/>
    <w:rsid w:val="00904104"/>
    <w:rsid w:val="00B401AF"/>
    <w:rsid w:val="00B513C9"/>
    <w:rsid w:val="00C75028"/>
    <w:rsid w:val="00E23A58"/>
    <w:rsid w:val="00EA2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26C2B7"/>
  <w15:chartTrackingRefBased/>
  <w15:docId w15:val="{26D458B0-CE51-B941-BDC7-5E78DD76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878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0C08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Luda K</dc:creator>
  <cp:keywords/>
  <dc:description/>
  <cp:lastModifiedBy>Luda K</cp:lastModifiedBy>
  <cp:revision>3</cp:revision>
  <dcterms:created xsi:type="dcterms:W3CDTF">2026-04-15T16:47:00Z</dcterms:created>
  <dcterms:modified xsi:type="dcterms:W3CDTF">2026-04-15T18:07:00Z</dcterms:modified>
</cp:coreProperties>
</file>